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1B0B" w:rsidR="004F0216" w:rsidP="004F0216" w:rsidRDefault="00451B0B" w14:paraId="53C5207C" w14:textId="02F3E22F">
      <w:pPr>
        <w:rPr>
          <w:rFonts w:hint="eastAsia"/>
          <w:b/>
          <w:bCs/>
          <w:color w:val="002060"/>
        </w:rPr>
      </w:pPr>
      <w:r w:rsidRPr="00451B0B">
        <w:rPr>
          <w:rFonts w:hint="eastAsia"/>
          <w:b/>
          <w:bCs/>
          <w:color w:val="002060"/>
        </w:rPr>
        <w:t>申请表格下载中心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Pr="004F0216" w:rsidR="004F0216" w:rsidTr="5FB43908" w14:paraId="7F8E1EE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tbl>
            <w:tblPr>
              <w:tblW w:w="5000" w:type="pct"/>
              <w:tblCellSpacing w:w="3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46"/>
            </w:tblGrid>
            <w:tr w:rsidRPr="004F0216" w:rsidR="004F0216" w:rsidTr="5FB43908" w14:paraId="51E8E2E2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4C7C26CA" w14:textId="69F1F85D">
                  <w:pPr>
                    <w:rPr>
                      <w:rFonts w:hint="eastAsia"/>
                    </w:rPr>
                  </w:pPr>
                </w:p>
              </w:tc>
            </w:tr>
            <w:tr w:rsidRPr="004F0216" w:rsidR="004F0216" w:rsidTr="5FB43908" w14:paraId="456BCEB7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6E54C739" w14:textId="77777777">
                  <w:r w:rsidRPr="004F0216">
                    <w:t>本网站大部分文档为PDF格式，如您的计算机没有安装阅读PDF格式的软件，请</w:t>
                  </w:r>
                  <w:hyperlink w:tgtFrame="_blank" w:history="1" r:id="rId7">
                    <w:r w:rsidRPr="004F0216">
                      <w:rPr>
                        <w:rStyle w:val="af0"/>
                      </w:rPr>
                      <w:t>点击这里</w:t>
                    </w:r>
                  </w:hyperlink>
                  <w:r w:rsidRPr="004F0216">
                    <w:t>下载。</w:t>
                  </w:r>
                </w:p>
              </w:tc>
            </w:tr>
            <w:tr w:rsidRPr="004F0216" w:rsidR="004F0216" w:rsidTr="5FB43908" w14:paraId="3FDEB02F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53E629CE" w14:textId="5339E69D">
                  <w:r w:rsidR="004F0216">
                    <w:rPr/>
                    <w:t>请通过直接点击文件名或右键“另存为”的方式下载，如需帮助</w:t>
                  </w:r>
                  <w:del w:author="Jamie Wang" w:date="2026-07-23T05:08:25.189Z" w16du:dateUtc="2026-07-23T05:08:25.189Z" w:id="789981358">
                    <w:r w:rsidDel="004F0216">
                      <w:delText>，</w:delText>
                    </w:r>
                  </w:del>
                  <w:r w:rsidR="004F0216">
                    <w:rPr/>
                    <w:t>请</w:t>
                  </w:r>
                  <w:ins w:author="Jamie Wang" w:date="2026-07-23T05:08:36.607Z" w16du:dateUtc="2026-07-23T05:08:36.607Z" w:id="1118786745">
                    <w:r w:rsidR="0A75D3C5">
                      <w:t>通过电子邮件</w:t>
                    </w:r>
                  </w:ins>
                  <w:del w:author="Jamie Wang" w:date="2026-07-23T05:08:40.369Z" w16du:dateUtc="2026-07-23T05:08:40.369Z" w:id="18771910">
                    <w:r w:rsidDel="004F0216">
                      <w:delText>联系</w:delText>
                    </w:r>
                  </w:del>
                  <w:r>
                    <w:fldChar w:fldCharType="begin"/>
                  </w:r>
                  <w:r>
                    <w:instrText xml:space="preserve">HYPERLINK "mailto:china.membership@publicaccountants.org.au"</w:instrText>
                  </w:r>
                  <w:r>
                    <w:fldChar w:fldCharType="separate"/>
                  </w:r>
                  <w:r w:rsidRPr="5FB43908" w:rsidR="004F0216">
                    <w:rPr>
                      <w:rStyle w:val="af0"/>
                    </w:rPr>
                    <w:t>china.membership@publicaccountants.org.au</w:t>
                  </w:r>
                  <w:ins w:author="Jamie Wang" w:date="2026-07-23T05:08:56.692Z" w16du:dateUtc="2026-07-23T05:08:56.692Z" w:id="957982966">
                    <w:r w:rsidRPr="5FB43908" w:rsidR="25E230A9">
                      <w:rPr>
                        <w:rStyle w:val="af0"/>
                      </w:rPr>
                      <w:t>或电话400</w:t>
                    </w:r>
                  </w:ins>
                  <w:r>
                    <w:fldChar w:fldCharType="end"/>
                  </w:r>
                  <w:ins w:author="Jamie Wang" w:date="2026-07-23T05:08:56.692Z" w16du:dateUtc="2026-07-23T05:08:56.692Z" w:id="586734640">
                    <w:r w:rsidR="25E230A9">
                      <w:t xml:space="preserve"> 999 0590联系IPA中国办公室。</w:t>
                    </w:r>
                  </w:ins>
                </w:p>
              </w:tc>
            </w:tr>
            <w:tr w:rsidRPr="004F0216" w:rsidR="004F0216" w:rsidTr="5FB43908" w14:paraId="410A3DB3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5D19C793" w14:textId="1A4B7108">
                  <w:r w:rsidR="004F0216">
                    <w:rPr/>
                    <w:t>申请</w:t>
                  </w:r>
                  <w:del w:author="Jamie Wang" w:date="2026-07-23T05:12:46.34Z" w16du:dateUtc="2026-07-23T05:12:46.34Z" w:id="1283834653">
                    <w:r w:rsidDel="004F0216">
                      <w:delText>资</w:delText>
                    </w:r>
                    <w:r w:rsidDel="004F0216">
                      <w:delText>料</w:delText>
                    </w:r>
                  </w:del>
                  <w:ins w:author="Jamie Wang" w:date="2026-07-23T05:12:33.794Z" w16du:dateUtc="2026-07-23T05:12:33.794Z" w:id="289200852">
                    <w:r w:rsidR="41293AD7">
                      <w:t>表格</w:t>
                    </w:r>
                  </w:ins>
                  <w:r w:rsidR="004F0216">
                    <w:rPr/>
                    <w:t>下载</w:t>
                  </w:r>
                </w:p>
              </w:tc>
            </w:tr>
            <w:tr w:rsidRPr="004F0216" w:rsidR="004F0216" w:rsidTr="5FB43908" w14:paraId="417E378D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40EDDA10" w14:textId="77777777">
                  <w:pPr>
                    <w:numPr>
                      <w:ilvl w:val="0"/>
                      <w:numId w:val="1"/>
                    </w:numPr>
                  </w:pPr>
                  <w:hyperlink w:tgtFrame="_blank" w:history="1" r:id="rId9">
                    <w:r w:rsidRPr="004F0216">
                      <w:rPr>
                        <w:rStyle w:val="af0"/>
                      </w:rPr>
                      <w:t>STUDENT REGISTER 资格申请表</w:t>
                    </w:r>
                  </w:hyperlink>
                </w:p>
                <w:p w:rsidRPr="004F0216" w:rsidR="004F0216" w:rsidP="004F0216" w:rsidRDefault="004F0216" w14:paraId="7FD37013" w14:textId="77777777">
                  <w:pPr>
                    <w:numPr>
                      <w:ilvl w:val="0"/>
                      <w:numId w:val="1"/>
                    </w:numPr>
                  </w:pPr>
                  <w:hyperlink w:tgtFrame="_blank" w:history="1" r:id="rId10">
                    <w:r w:rsidRPr="004F0216">
                      <w:rPr>
                        <w:rStyle w:val="af0"/>
                      </w:rPr>
                      <w:t>IPA会籍资格申请表(英文)</w:t>
                    </w:r>
                  </w:hyperlink>
                </w:p>
                <w:p w:rsidRPr="004F0216" w:rsidR="004F0216" w:rsidP="004F0216" w:rsidRDefault="004F0216" w14:paraId="6D7F880E" w14:textId="77777777">
                  <w:pPr>
                    <w:numPr>
                      <w:ilvl w:val="0"/>
                      <w:numId w:val="1"/>
                    </w:numPr>
                  </w:pPr>
                  <w:hyperlink w:tgtFrame="_blank" w:history="1" r:id="rId11">
                    <w:r w:rsidRPr="004F0216">
                      <w:rPr>
                        <w:rStyle w:val="af0"/>
                      </w:rPr>
                      <w:t>MIPA FIPA 双会籍资格申请表</w:t>
                    </w:r>
                  </w:hyperlink>
                </w:p>
                <w:p w:rsidRPr="004F0216" w:rsidR="004F0216" w:rsidP="5FB43908" w:rsidRDefault="004F0216" w14:paraId="68D0649D" w14:textId="4A4DA3F8">
                  <w:pPr>
                    <w:numPr>
                      <w:ilvl w:val="0"/>
                      <w:numId w:val="1"/>
                    </w:numPr>
                    <w:rPr>
                      <w:ins w:author="Jamie Wang" w:date="2026-07-23T05:11:34.629Z" w16du:dateUtc="2026-07-23T05:11:34.629Z" w:id="1750145940"/>
                      <w:rStyle w:val="af0"/>
                    </w:rPr>
                  </w:pPr>
                  <w:hyperlink r:id="R38ead23f45f64e81">
                    <w:r w:rsidRPr="5FB43908" w:rsidR="004F0216">
                      <w:rPr>
                        <w:rStyle w:val="af0"/>
                      </w:rPr>
                      <w:t>IFA AIPA会籍资格申请表</w:t>
                    </w:r>
                  </w:hyperlink>
                </w:p>
                <w:p w:rsidRPr="004F0216" w:rsidR="004F0216" w:rsidP="004F0216" w:rsidRDefault="004F0216" w14:paraId="0389A6F7" w14:textId="4CAD9C05">
                  <w:pPr>
                    <w:numPr>
                      <w:ilvl w:val="0"/>
                      <w:numId w:val="1"/>
                    </w:numPr>
                    <w:rPr>
                      <w:ins w:author="Jamie Wang" w:date="2026-07-23T05:12:08.506Z" w16du:dateUtc="2026-07-23T05:12:08.506Z" w:id="544186242"/>
                    </w:rPr>
                  </w:pPr>
                  <w:ins w:author="Jamie Wang" w:date="2026-07-23T05:11:35.002Z" w16du:dateUtc="2026-07-23T05:11:35.002Z" w:id="1805073994">
                    <w:r w:rsidR="4292035E">
                      <w:t>职务与企业信息简表</w:t>
                    </w:r>
                  </w:ins>
                </w:p>
                <w:p w:rsidRPr="004F0216" w:rsidR="004F0216" w:rsidP="004F0216" w:rsidRDefault="004F0216" w14:paraId="4BBE70DF" w14:textId="389F1339">
                  <w:pPr>
                    <w:numPr>
                      <w:ilvl w:val="0"/>
                      <w:numId w:val="1"/>
                    </w:numPr>
                    <w:rPr>
                      <w:ins w:author="Jamie Wang" w:date="2026-07-23T05:11:38.632Z" w16du:dateUtc="2026-07-23T05:11:38.632Z" w:id="791603410"/>
                    </w:rPr>
                  </w:pPr>
                  <w:r>
                    <w:fldChar w:fldCharType="begin"/>
                  </w:r>
                  <w:r>
                    <w:instrText xml:space="preserve">HYPERLINK "https://www.ipaau.org.cn/up/download/%E9%9B%87%E4%B8%BB%E8%AF%81%E6%98%8E%E4%BF%A1%E6%A8%A1%E6%9D%BF.doc"</w:instrText>
                  </w:r>
                  <w:r>
                    <w:fldChar w:fldCharType="separate"/>
                  </w:r>
                  <w:ins w:author="Jamie Wang" w:date="2026-07-23T05:12:08.86Z" w16du:dateUtc="2026-07-23T05:12:08.86Z" w:id="668610112">
                    <w:r w:rsidRPr="5FB43908" w:rsidR="4292035E">
                      <w:rPr>
                        <w:rStyle w:val="af0"/>
                      </w:rPr>
                      <w:t>雇主证明信出具说明（含中英文模板）</w:t>
                    </w:r>
                  </w:ins>
                  <w:r>
                    <w:fldChar w:fldCharType="end"/>
                  </w:r>
                </w:p>
                <w:p w:rsidRPr="004F0216" w:rsidR="004F0216" w:rsidP="5FB43908" w:rsidRDefault="004F0216" w14:paraId="5093645E" w14:textId="1B3F4F08">
                  <w:pPr>
                    <w:ind w:left="0"/>
                    <w:pPrChange w:author="Jamie Wang" w:date="2026-07-23T05:11:55.451Z">
                      <w:pPr>
                        <w:numPr>
                          <w:ilvl w:val="0"/>
                          <w:numId w:val="1"/>
                        </w:numPr>
                      </w:pPr>
                    </w:pPrChange>
                  </w:pPr>
                </w:p>
              </w:tc>
            </w:tr>
            <w:tr w:rsidRPr="004F0216" w:rsidR="004F0216" w:rsidTr="5FB43908" w14:paraId="23440DAC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2225E80D" w14:textId="77777777">
                  <w:del w:author="Jamie Wang" w:date="2026-07-23T05:12:18.017Z" w16du:dateUtc="2026-07-23T05:12:18.017Z" w:id="619454878">
                    <w:r w:rsidDel="004F0216">
                      <w:delText>模版资料下载</w:delText>
                    </w:r>
                  </w:del>
                </w:p>
              </w:tc>
            </w:tr>
            <w:tr w:rsidRPr="004F0216" w:rsidR="004F0216" w:rsidTr="5FB43908" w14:paraId="4F98F3FF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04CD35E3" w14:textId="77777777">
                  <w:pPr>
                    <w:numPr>
                      <w:ilvl w:val="0"/>
                      <w:numId w:val="2"/>
                    </w:numPr>
                    <w:rPr/>
                  </w:pPr>
                  <w:r>
                    <w:fldChar w:fldCharType="begin"/>
                  </w:r>
                  <w:r>
                    <w:instrText xml:space="preserve">HYPERLINK "https://www.ipaau.org.cn/up/download/%E9%9B%87%E4%B8%BB%E8%AF%81%E6%98%8E%E4%BF%A1%E6%A8%A1%E6%9D%BF.doc"</w:instrText>
                  </w:r>
                  <w:r>
                    <w:fldChar w:fldCharType="separate"/>
                  </w:r>
                  <w:del w:author="Jamie Wang" w:date="2026-07-23T05:12:06.812Z" w16du:dateUtc="2026-07-23T05:12:06.812Z" w:id="2024873027">
                    <w:r w:rsidRPr="5FB43908" w:rsidDel="004F0216">
                      <w:rPr>
                        <w:rStyle w:val="af0"/>
                      </w:rPr>
                      <w:delText>雇主证明信出具说明（含中英文模板）</w:delText>
                    </w:r>
                  </w:del>
                  <w:r>
                    <w:fldChar w:fldCharType="end"/>
                  </w:r>
                </w:p>
              </w:tc>
            </w:tr>
            <w:tr w:rsidRPr="004F0216" w:rsidR="004F0216" w:rsidTr="5FB43908" w14:paraId="4761A250" w14:textId="77777777">
              <w:trPr>
                <w:tblCellSpacing w:w="30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F0216" w:rsidR="004F0216" w:rsidP="004F0216" w:rsidRDefault="004F0216" w14:paraId="39D54FC2" w14:textId="77777777">
                  <w:r w:rsidRPr="004F0216">
                    <w:t> </w:t>
                  </w:r>
                </w:p>
              </w:tc>
            </w:tr>
          </w:tbl>
          <w:p w:rsidRPr="004F0216" w:rsidR="004F0216" w:rsidP="004F0216" w:rsidRDefault="004F0216" w14:paraId="3A663F10" w14:textId="77777777">
            <w:pPr>
              <w:rPr>
                <w:rFonts w:hint="eastAsia"/>
              </w:rPr>
            </w:pPr>
          </w:p>
        </w:tc>
      </w:tr>
    </w:tbl>
    <w:p w:rsidRPr="004F0216" w:rsidR="00067280" w:rsidRDefault="00067280" w14:paraId="149B681E" w14:textId="77777777">
      <w:pPr>
        <w:rPr>
          <w:rFonts w:hint="eastAsia"/>
        </w:rPr>
      </w:pPr>
    </w:p>
    <w:sectPr w:rsidRPr="004F0216" w:rsidR="00067280">
      <w:footerReference w:type="even" r:id="rId14"/>
      <w:footerReference w:type="default" r:id="rId15"/>
      <w:footerReference w:type="first" r:id="rId16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7A33" w:rsidRDefault="00177A33" w14:paraId="38E30FA0" w14:textId="77777777">
      <w:pPr>
        <w:spacing w:after="0" w:line="240" w:lineRule="auto"/>
        <w:rPr>
          <w:rFonts w:hint="eastAsia"/>
        </w:rPr>
      </w:pPr>
    </w:p>
  </w:endnote>
  <w:endnote w:type="continuationSeparator" w:id="0">
    <w:p w:rsidR="00177A33" w:rsidRDefault="00177A33" w14:paraId="6D74B56F" w14:textId="77777777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F0216" w:rsidRDefault="004F0216" w14:paraId="452B5C7C" w14:textId="710D94BF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11063F7" wp14:editId="618D35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1848494953" name="文本框 2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F0216" w:rsidR="004F0216" w:rsidP="004F0216" w:rsidRDefault="004F0216" w14:paraId="533FB690" w14:textId="4E4B92D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F021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11063F7">
              <v:stroke joinstyle="miter"/>
              <v:path gradientshapeok="t" o:connecttype="rect"/>
            </v:shapetype>
            <v:shape id="文本框 2" style="position:absolute;margin-left:0;margin-top:0;width:48.8pt;height:23.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PA/IFA -  Gener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4F0216" w:rsidR="004F0216" w:rsidP="004F0216" w:rsidRDefault="004F0216" w14:paraId="533FB690" w14:textId="4E4B92D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F0216">
                      <w:rPr>
                        <w:rFonts w:ascii="Aptos" w:hAnsi="Aptos" w:eastAsia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F0216" w:rsidRDefault="004F0216" w14:paraId="1774962A" w14:textId="42F01ED9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0DC523D" wp14:editId="0705893C">
              <wp:simplePos x="1143000" y="98069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727645866" name="文本框 3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F0216" w:rsidR="004F0216" w:rsidP="004F0216" w:rsidRDefault="004F0216" w14:paraId="26EEF102" w14:textId="37A0A7C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F021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0DC523D">
              <v:stroke joinstyle="miter"/>
              <v:path gradientshapeok="t" o:connecttype="rect"/>
            </v:shapetype>
            <v:shape id="文本框 3" style="position:absolute;margin-left:0;margin-top:0;width:48.8pt;height:23.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PA/IFA -  Gener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">
              <v:fill o:detectmouseclick="t"/>
              <v:textbox style="mso-fit-shape-to-text:t" inset="0,0,0,15pt">
                <w:txbxContent>
                  <w:p w:rsidRPr="004F0216" w:rsidR="004F0216" w:rsidP="004F0216" w:rsidRDefault="004F0216" w14:paraId="26EEF102" w14:textId="37A0A7C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F0216">
                      <w:rPr>
                        <w:rFonts w:ascii="Aptos" w:hAnsi="Aptos" w:eastAsia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F0216" w:rsidRDefault="004F0216" w14:paraId="03986686" w14:textId="02844764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B38106" wp14:editId="1C2FA2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1950427174" name="文本框 1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F0216" w:rsidR="004F0216" w:rsidP="004F0216" w:rsidRDefault="004F0216" w14:paraId="499A0AC0" w14:textId="359B42F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F021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7B38106">
              <v:stroke joinstyle="miter"/>
              <v:path gradientshapeok="t" o:connecttype="rect"/>
            </v:shapetype>
            <v:shape id="文本框 1" style="position:absolute;margin-left:0;margin-top:0;width:48.8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PA/IFA -  Gener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4F0216" w:rsidR="004F0216" w:rsidP="004F0216" w:rsidRDefault="004F0216" w14:paraId="499A0AC0" w14:textId="359B42F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F0216">
                      <w:rPr>
                        <w:rFonts w:ascii="Aptos" w:hAnsi="Aptos" w:eastAsia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7A33" w:rsidRDefault="00177A33" w14:paraId="3D395053" w14:textId="77777777">
      <w:pPr>
        <w:spacing w:after="0" w:line="240" w:lineRule="auto"/>
        <w:rPr>
          <w:rFonts w:hint="eastAsia"/>
        </w:rPr>
      </w:pPr>
    </w:p>
  </w:footnote>
  <w:footnote w:type="continuationSeparator" w:id="0">
    <w:p w:rsidR="00177A33" w:rsidRDefault="00177A33" w14:paraId="482B2138" w14:textId="77777777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81E"/>
    <w:multiLevelType w:val="multilevel"/>
    <w:tmpl w:val="C8A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C70B53"/>
    <w:multiLevelType w:val="multilevel"/>
    <w:tmpl w:val="517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B35F9E"/>
    <w:multiLevelType w:val="multilevel"/>
    <w:tmpl w:val="104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DDF7740"/>
    <w:multiLevelType w:val="multilevel"/>
    <w:tmpl w:val="4A0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2536488">
    <w:abstractNumId w:val="1"/>
  </w:num>
  <w:num w:numId="2" w16cid:durableId="367411000">
    <w:abstractNumId w:val="0"/>
  </w:num>
  <w:num w:numId="3" w16cid:durableId="1693918678">
    <w:abstractNumId w:val="2"/>
  </w:num>
  <w:num w:numId="4" w16cid:durableId="1560359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true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4D"/>
    <w:rsid w:val="00067280"/>
    <w:rsid w:val="00177A33"/>
    <w:rsid w:val="0021740E"/>
    <w:rsid w:val="002528E3"/>
    <w:rsid w:val="00451B0B"/>
    <w:rsid w:val="004F0216"/>
    <w:rsid w:val="00611295"/>
    <w:rsid w:val="007D6BDC"/>
    <w:rsid w:val="00853682"/>
    <w:rsid w:val="00E431E1"/>
    <w:rsid w:val="00F5004D"/>
    <w:rsid w:val="01C49C5D"/>
    <w:rsid w:val="0A75D3C5"/>
    <w:rsid w:val="1C84AB5A"/>
    <w:rsid w:val="25E230A9"/>
    <w:rsid w:val="41293AD7"/>
    <w:rsid w:val="4292035E"/>
    <w:rsid w:val="4FE7145F"/>
    <w:rsid w:val="5FB4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91472"/>
  <w15:chartTrackingRefBased/>
  <w15:docId w15:val="{CFAE8E46-380F-4DB1-AD59-E11757C3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04D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0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04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0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0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0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0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0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0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F5004D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/>
    <w:rsid w:val="00F500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/>
    <w:rsid w:val="00F500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/>
    <w:rsid w:val="00F5004D"/>
    <w:rPr>
      <w:rFonts w:cstheme="majorBidi"/>
      <w:color w:val="0F4761" w:themeColor="accent1" w:themeShade="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/>
    <w:rsid w:val="00F5004D"/>
    <w:rPr>
      <w:rFonts w:cstheme="majorBidi"/>
      <w:color w:val="0F4761" w:themeColor="accent1" w:themeShade="BF"/>
      <w:sz w:val="24"/>
    </w:rPr>
  </w:style>
  <w:style w:type="character" w:styleId="60" w:customStyle="1">
    <w:name w:val="标题 6 字符"/>
    <w:basedOn w:val="a0"/>
    <w:link w:val="6"/>
    <w:uiPriority w:val="9"/>
    <w:semiHidden/>
    <w:rsid w:val="00F5004D"/>
    <w:rPr>
      <w:rFonts w:cstheme="majorBidi"/>
      <w:b/>
      <w:bCs/>
      <w:color w:val="0F4761" w:themeColor="accent1" w:themeShade="BF"/>
    </w:rPr>
  </w:style>
  <w:style w:type="character" w:styleId="70" w:customStyle="1">
    <w:name w:val="标题 7 字符"/>
    <w:basedOn w:val="a0"/>
    <w:link w:val="7"/>
    <w:uiPriority w:val="9"/>
    <w:semiHidden/>
    <w:rsid w:val="00F5004D"/>
    <w:rPr>
      <w:rFonts w:cstheme="majorBidi"/>
      <w:b/>
      <w:bCs/>
      <w:color w:val="595959" w:themeColor="text1" w:themeTint="A6"/>
    </w:rPr>
  </w:style>
  <w:style w:type="character" w:styleId="80" w:customStyle="1">
    <w:name w:val="标题 8 字符"/>
    <w:basedOn w:val="a0"/>
    <w:link w:val="8"/>
    <w:uiPriority w:val="9"/>
    <w:semiHidden/>
    <w:rsid w:val="00F5004D"/>
    <w:rPr>
      <w:rFonts w:cstheme="majorBidi"/>
      <w:color w:val="595959" w:themeColor="text1" w:themeTint="A6"/>
    </w:rPr>
  </w:style>
  <w:style w:type="character" w:styleId="90" w:customStyle="1">
    <w:name w:val="标题 9 字符"/>
    <w:basedOn w:val="a0"/>
    <w:link w:val="9"/>
    <w:uiPriority w:val="9"/>
    <w:semiHidden/>
    <w:rsid w:val="00F500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04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F500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04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F5004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04D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 字符"/>
    <w:basedOn w:val="a0"/>
    <w:link w:val="a7"/>
    <w:uiPriority w:val="29"/>
    <w:rsid w:val="00F500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0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0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0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明显引用 字符"/>
    <w:basedOn w:val="a0"/>
    <w:link w:val="ab"/>
    <w:uiPriority w:val="30"/>
    <w:rsid w:val="00F500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04D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4F02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f" w:customStyle="1">
    <w:name w:val="页脚 字符"/>
    <w:basedOn w:val="a0"/>
    <w:link w:val="ae"/>
    <w:uiPriority w:val="99"/>
    <w:rsid w:val="004F0216"/>
    <w:rPr>
      <w:sz w:val="18"/>
      <w:szCs w:val="18"/>
    </w:rPr>
  </w:style>
  <w:style w:type="character" w:styleId="af0">
    <w:name w:val="Hyperlink"/>
    <w:basedOn w:val="a0"/>
    <w:uiPriority w:val="99"/>
    <w:unhideWhenUsed/>
    <w:rsid w:val="004F0216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F0216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semiHidden/>
    <w:unhideWhenUsed/>
    <w:rsid w:val="007D6B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f3" w:customStyle="1">
    <w:name w:val="页眉 字符"/>
    <w:basedOn w:val="a0"/>
    <w:link w:val="af2"/>
    <w:uiPriority w:val="99"/>
    <w:semiHidden/>
    <w:rsid w:val="007D6B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yperlink" Target="http://get.adobe.com/cn/reader/" TargetMode="External" Id="rId7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ipaau.org.cn/up/download/MIPA%20FIPA%20%E5%8F%8C%E4%BC%9A%E7%B1%8D%E8%B5%84%E6%A0%BC%E7%94%B3%E8%AF%B7%E8%A1%A8.pdf" TargetMode="External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hyperlink" Target="https://www.ipaau.org.cn/up/download/IPA%E4%BC%9A%E5%91%98%E8%B5%84%E6%A0%BC%E7%94%B3%E8%AF%B7%E8%A1%A8%EF%BC%88%E8%8B%B1%E6%96%87%EF%BC%89-%E7%94%B5%E8%84%91%E5%8F%AF%E7%BC%96%E8%BE%91.pdf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ipaau.org.cn/up/download/STUDENT%20REGISTER%20%E8%B5%84%E6%A0%BC%E7%94%B3%E8%AF%B7%E8%A1%A8.pdf" TargetMode="External" Id="rId9" /><Relationship Type="http://schemas.openxmlformats.org/officeDocument/2006/relationships/footer" Target="footer1.xml" Id="rId14" /><Relationship Type="http://schemas.openxmlformats.org/officeDocument/2006/relationships/hyperlink" Target="https://www.ipaau.org.cn/up/download/IFA%20AIPA%20%E4%BC%9A%E7%B1%8D%E8%B5%84%E6%A0%BC%E7%94%B3%E8%AF%B7%E8%A1%A8.pdf" TargetMode="External" Id="R38ead23f45f64e81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4729d4-1545-458b-b18f-e7a7b3055437}" enabled="1" method="Privileged" siteId="{cc1d621a-92bc-4e4b-989b-a90da935837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Yuxin Bai</dc:creator>
  <keywords/>
  <dc:description/>
  <lastModifiedBy>Jamie Wang</lastModifiedBy>
  <revision>5</revision>
  <dcterms:created xsi:type="dcterms:W3CDTF">2026-07-06T08:43:00.0000000Z</dcterms:created>
  <dcterms:modified xsi:type="dcterms:W3CDTF">2026-07-23T05:12:58.3927624Z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74412826,6e2dcb69,2b5efeaa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IPA/IFA -  General</vt:lpwstr>
  </property>
</Properties>
</file>